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4252F8" w14:textId="42719981" w:rsidR="009D42BC" w:rsidRDefault="00BB0375" w:rsidP="009D42BC">
      <w:pPr>
        <w:rPr>
          <w:b/>
          <w:bCs/>
          <w:sz w:val="28"/>
          <w:szCs w:val="32"/>
        </w:rPr>
      </w:pPr>
      <w:r>
        <w:rPr>
          <w:rFonts w:hint="eastAsia"/>
          <w:b/>
          <w:bCs/>
          <w:sz w:val="28"/>
          <w:szCs w:val="32"/>
        </w:rPr>
        <w:t>Reprint</w:t>
      </w:r>
      <w:r w:rsidR="006608B7">
        <w:rPr>
          <w:rFonts w:hint="eastAsia"/>
          <w:b/>
          <w:bCs/>
          <w:sz w:val="28"/>
          <w:szCs w:val="32"/>
        </w:rPr>
        <w:t>：微信公号</w:t>
      </w:r>
      <w:r w:rsidR="00F96B3F">
        <w:rPr>
          <w:rFonts w:hint="eastAsia"/>
          <w:b/>
          <w:bCs/>
          <w:sz w:val="28"/>
          <w:szCs w:val="32"/>
        </w:rPr>
        <w:t>发送</w:t>
      </w:r>
    </w:p>
    <w:p w14:paraId="24B557AC" w14:textId="77777777" w:rsidR="006608B7" w:rsidRDefault="006608B7" w:rsidP="009D42BC">
      <w:pPr>
        <w:ind w:firstLineChars="500" w:firstLine="1400"/>
        <w:rPr>
          <w:b/>
          <w:bCs/>
          <w:sz w:val="28"/>
          <w:szCs w:val="32"/>
        </w:rPr>
      </w:pPr>
    </w:p>
    <w:p w14:paraId="3E27DB10" w14:textId="61521325" w:rsidR="009D42BC" w:rsidRDefault="009D42BC" w:rsidP="009D42BC">
      <w:pPr>
        <w:ind w:firstLineChars="500" w:firstLine="1400"/>
        <w:rPr>
          <w:b/>
          <w:bCs/>
          <w:sz w:val="28"/>
          <w:szCs w:val="32"/>
        </w:rPr>
      </w:pPr>
      <w:r w:rsidRPr="0073183F">
        <w:rPr>
          <w:rFonts w:hint="eastAsia"/>
          <w:b/>
          <w:bCs/>
          <w:sz w:val="28"/>
          <w:szCs w:val="32"/>
        </w:rPr>
        <w:t>DTI神经示踪技术</w:t>
      </w:r>
      <w:r>
        <w:rPr>
          <w:rFonts w:hint="eastAsia"/>
          <w:b/>
          <w:bCs/>
          <w:sz w:val="28"/>
          <w:szCs w:val="32"/>
        </w:rPr>
        <w:t>精准度获得人脑临床验证</w:t>
      </w:r>
    </w:p>
    <w:p w14:paraId="7C91762C" w14:textId="77777777" w:rsidR="00BB0375" w:rsidRDefault="00BB0375" w:rsidP="009D42BC">
      <w:pPr>
        <w:ind w:firstLineChars="500" w:firstLine="1400"/>
        <w:rPr>
          <w:b/>
          <w:bCs/>
          <w:sz w:val="28"/>
          <w:szCs w:val="32"/>
        </w:rPr>
      </w:pPr>
    </w:p>
    <w:p w14:paraId="1EA7676E" w14:textId="77777777" w:rsidR="00BB0375" w:rsidRDefault="00BB0375" w:rsidP="00BB0375">
      <w:r>
        <w:rPr>
          <w:rFonts w:hint="eastAsia"/>
        </w:rPr>
        <w:t>作者：张舜泰、吴劲松、林庆波</w:t>
      </w:r>
    </w:p>
    <w:p w14:paraId="1737A0F5" w14:textId="77777777" w:rsidR="00BB0375" w:rsidRDefault="00BB0375" w:rsidP="00BB0375">
      <w:r>
        <w:rPr>
          <w:rFonts w:hint="eastAsia"/>
        </w:rPr>
        <w:t>机构：台湾阳明大学神经科学研究所、上海复旦大学附属华山医院神经外科</w:t>
      </w:r>
    </w:p>
    <w:p w14:paraId="4C26A11C" w14:textId="7A267316" w:rsidR="00BB0375" w:rsidRDefault="00BB0375" w:rsidP="00BB0375">
      <w:r>
        <w:rPr>
          <w:rFonts w:hint="eastAsia"/>
        </w:rPr>
        <w:t>发布地点：</w:t>
      </w:r>
      <w:r w:rsidR="00DE0682">
        <w:rPr>
          <w:rFonts w:hint="eastAsia"/>
        </w:rPr>
        <w:t>2</w:t>
      </w:r>
      <w:r w:rsidR="00DE0682">
        <w:t>016</w:t>
      </w:r>
      <w:r w:rsidR="00DE0682">
        <w:rPr>
          <w:rFonts w:hint="eastAsia"/>
        </w:rPr>
        <w:t>年OHBM年会POSTER</w:t>
      </w:r>
    </w:p>
    <w:p w14:paraId="00FF7B4E" w14:textId="77777777" w:rsidR="00BB0375" w:rsidRDefault="00BB0375" w:rsidP="00BB0375"/>
    <w:p w14:paraId="642A016D" w14:textId="4778D99D" w:rsidR="00BB0375" w:rsidRDefault="00DE0682" w:rsidP="00BB0375">
      <w:r>
        <w:rPr>
          <w:rFonts w:hint="eastAsia"/>
        </w:rPr>
        <w:t>简介</w:t>
      </w:r>
      <w:r w:rsidR="00BB0375">
        <w:rPr>
          <w:rFonts w:hint="eastAsia"/>
        </w:rPr>
        <w:t>：弥散</w:t>
      </w:r>
      <w:del w:id="0" w:author="Shin Tai Chong" w:date="2020-04-10T17:45:00Z">
        <w:r w:rsidR="00BB0375" w:rsidDel="00A74F70">
          <w:rPr>
            <w:rFonts w:hint="eastAsia"/>
          </w:rPr>
          <w:delText>核磁共振</w:delText>
        </w:r>
      </w:del>
      <w:ins w:id="1" w:author="Shin Tai Chong" w:date="2020-04-10T17:45:00Z">
        <w:r w:rsidR="00A74F70">
          <w:rPr>
            <w:rFonts w:hint="eastAsia"/>
          </w:rPr>
          <w:t>张量</w:t>
        </w:r>
      </w:ins>
      <w:r w:rsidR="00BB0375">
        <w:rPr>
          <w:rFonts w:hint="eastAsia"/>
        </w:rPr>
        <w:t>影像</w:t>
      </w:r>
      <w:ins w:id="2" w:author="Shin Tai Chong" w:date="2020-04-10T17:45:00Z">
        <w:r w:rsidR="00A74F70">
          <w:rPr>
            <w:rFonts w:hint="eastAsia"/>
          </w:rPr>
          <w:t>（DTI）</w:t>
        </w:r>
      </w:ins>
      <w:ins w:id="3" w:author="Shin Tai Chong" w:date="2020-04-10T17:42:00Z">
        <w:r w:rsidR="00A74F70">
          <w:rPr>
            <w:rFonts w:hint="eastAsia"/>
          </w:rPr>
          <w:t>藉由活体内观测水分子弥散情况，是目前唯一可</w:t>
        </w:r>
      </w:ins>
      <w:ins w:id="4" w:author="Shin Tai Chong" w:date="2020-04-10T17:43:00Z">
        <w:r w:rsidR="00A74F70">
          <w:rPr>
            <w:rFonts w:hint="eastAsia"/>
          </w:rPr>
          <w:t>量化</w:t>
        </w:r>
      </w:ins>
      <w:ins w:id="5" w:author="Shin Tai Chong" w:date="2020-04-10T17:42:00Z">
        <w:r w:rsidR="00A74F70">
          <w:rPr>
            <w:rFonts w:hint="eastAsia"/>
          </w:rPr>
          <w:t>组织微结构</w:t>
        </w:r>
      </w:ins>
      <w:ins w:id="6" w:author="Shin Tai Chong" w:date="2020-04-10T17:43:00Z">
        <w:r w:rsidR="00A74F70">
          <w:rPr>
            <w:rFonts w:hint="eastAsia"/>
          </w:rPr>
          <w:t>且描绘出</w:t>
        </w:r>
      </w:ins>
      <w:ins w:id="7" w:author="Shin Tai Chong" w:date="2020-04-10T17:42:00Z">
        <w:r w:rsidR="00A74F70">
          <w:rPr>
            <w:rFonts w:hint="eastAsia"/>
          </w:rPr>
          <w:t>神经纤维束</w:t>
        </w:r>
      </w:ins>
      <w:ins w:id="8" w:author="Shin Tai Chong" w:date="2020-04-10T17:43:00Z">
        <w:r w:rsidR="00A74F70">
          <w:rPr>
            <w:rFonts w:hint="eastAsia"/>
          </w:rPr>
          <w:t>的非侵入性技术。</w:t>
        </w:r>
      </w:ins>
      <w:ins w:id="9" w:author="Shin Tai Chong" w:date="2020-04-10T17:48:00Z">
        <w:r w:rsidR="00A74F70">
          <w:rPr>
            <w:rFonts w:hint="eastAsia"/>
          </w:rPr>
          <w:t>由于此技术方法的直观性以且</w:t>
        </w:r>
      </w:ins>
      <w:ins w:id="10" w:author="Shin Tai Chong" w:date="2020-04-10T17:53:00Z">
        <w:r w:rsidR="00E5431F">
          <w:rPr>
            <w:rFonts w:hint="eastAsia"/>
          </w:rPr>
          <w:t>易于实现不同对象的纤维结构比较分析</w:t>
        </w:r>
      </w:ins>
      <w:ins w:id="11" w:author="Shin Tai Chong" w:date="2020-04-10T17:49:00Z">
        <w:r w:rsidR="00A74F70">
          <w:rPr>
            <w:rFonts w:hint="eastAsia"/>
          </w:rPr>
          <w:t>，从而引起大众</w:t>
        </w:r>
      </w:ins>
      <w:ins w:id="12" w:author="Shin Tai Chong" w:date="2020-04-10T17:50:00Z">
        <w:r w:rsidR="00A74F70">
          <w:rPr>
            <w:rFonts w:hint="eastAsia"/>
          </w:rPr>
          <w:t>关注且广泛地应用于科研及临床中。</w:t>
        </w:r>
      </w:ins>
      <w:ins w:id="13" w:author="Shin Tai Chong" w:date="2020-04-10T17:56:00Z">
        <w:r w:rsidR="00E5431F">
          <w:rPr>
            <w:rFonts w:hint="eastAsia"/>
          </w:rPr>
          <w:t>尽管此技术</w:t>
        </w:r>
      </w:ins>
      <w:ins w:id="14" w:author="Shin Tai Chong" w:date="2020-04-10T18:02:00Z">
        <w:r w:rsidR="00A67A73">
          <w:rPr>
            <w:rFonts w:hint="eastAsia"/>
          </w:rPr>
          <w:t>已</w:t>
        </w:r>
      </w:ins>
      <w:ins w:id="15" w:author="Shin Tai Chong" w:date="2020-04-10T20:31:00Z">
        <w:r w:rsidR="008C131E">
          <w:rPr>
            <w:rFonts w:hint="eastAsia"/>
          </w:rPr>
          <w:t>发展成熟，但其</w:t>
        </w:r>
      </w:ins>
      <w:ins w:id="16" w:author="Shin Tai Chong" w:date="2020-04-10T20:33:00Z">
        <w:r w:rsidR="008C131E">
          <w:rPr>
            <w:rFonts w:hint="eastAsia"/>
          </w:rPr>
          <w:t>仍缺乏足够的</w:t>
        </w:r>
      </w:ins>
      <w:ins w:id="17" w:author="Shin Tai Chong" w:date="2020-04-10T20:31:00Z">
        <w:r w:rsidR="008C131E">
          <w:rPr>
            <w:rFonts w:hint="eastAsia"/>
          </w:rPr>
          <w:t>准确性验证</w:t>
        </w:r>
      </w:ins>
      <w:ins w:id="18" w:author="Shin Tai Chong" w:date="2020-04-10T20:33:00Z">
        <w:r w:rsidR="008C131E">
          <w:rPr>
            <w:rFonts w:hint="eastAsia"/>
          </w:rPr>
          <w:t>。本研究将结合人类大脑标本解剖</w:t>
        </w:r>
      </w:ins>
      <w:ins w:id="19" w:author="Shin Tai Chong" w:date="2020-04-10T20:34:00Z">
        <w:r w:rsidR="008C131E">
          <w:rPr>
            <w:rFonts w:hint="eastAsia"/>
          </w:rPr>
          <w:t>对DTI</w:t>
        </w:r>
      </w:ins>
      <w:ins w:id="20" w:author="Shin Tai Chong" w:date="2020-04-10T20:35:00Z">
        <w:r w:rsidR="008C131E">
          <w:rPr>
            <w:rFonts w:hint="eastAsia"/>
          </w:rPr>
          <w:t>神经追踪</w:t>
        </w:r>
      </w:ins>
      <w:ins w:id="21" w:author="Shin Tai Chong" w:date="2020-04-10T20:34:00Z">
        <w:r w:rsidR="008C131E">
          <w:rPr>
            <w:rFonts w:hint="eastAsia"/>
          </w:rPr>
          <w:t>技术进行</w:t>
        </w:r>
      </w:ins>
      <w:ins w:id="22" w:author="Shin Tai Chong" w:date="2020-04-10T20:35:00Z">
        <w:r w:rsidR="008C131E">
          <w:rPr>
            <w:rFonts w:hint="eastAsia"/>
          </w:rPr>
          <w:t>验证并作为精准神经追踪术之金标准。</w:t>
        </w:r>
      </w:ins>
      <w:del w:id="23" w:author="Shin Tai Chong" w:date="2020-04-10T17:50:00Z">
        <w:r w:rsidR="00BB0375" w:rsidDel="00A74F70">
          <w:rPr>
            <w:rFonts w:hint="eastAsia"/>
          </w:rPr>
          <w:delText>已经被广泛用于显示体外脑白质回路重建纤维走向。</w:delText>
        </w:r>
      </w:del>
      <w:del w:id="24" w:author="Shin Tai Chong" w:date="2020-04-10T20:36:00Z">
        <w:r w:rsidR="00BB0375" w:rsidDel="008C131E">
          <w:rPr>
            <w:rFonts w:hint="eastAsia"/>
          </w:rPr>
          <w:delText>尽管有多种示踪方法及数据被验证、质疑及发展，然而纤维示踪的可靠性从未被大众接受。我们仍然缺乏可信的人脑神经束示踪方法。本研究以集合脑白质尸解和影像技术作为金标准来评价弥散张量示踪技术在中枢神经纤维走向的精准度，同时显示脑白质追踪的算法与标准。</w:delText>
        </w:r>
      </w:del>
    </w:p>
    <w:p w14:paraId="3A85A53D" w14:textId="77777777" w:rsidR="00BB0375" w:rsidRDefault="00BB0375" w:rsidP="00BB0375"/>
    <w:p w14:paraId="69D730B1" w14:textId="02413701" w:rsidR="00E336B8" w:rsidRDefault="00DE0682" w:rsidP="00BB0375">
      <w:pPr>
        <w:rPr>
          <w:ins w:id="25" w:author="Shin Tai Chong" w:date="2020-04-10T20:37:00Z"/>
        </w:rPr>
      </w:pPr>
      <w:r>
        <w:rPr>
          <w:rFonts w:hint="eastAsia"/>
        </w:rPr>
        <w:t>方法</w:t>
      </w:r>
      <w:r w:rsidR="00BB0375">
        <w:rPr>
          <w:rFonts w:hint="eastAsia"/>
        </w:rPr>
        <w:t>：</w:t>
      </w:r>
    </w:p>
    <w:p w14:paraId="185AAD27" w14:textId="491BC3BE" w:rsidR="008C131E" w:rsidRDefault="008C131E" w:rsidP="008C131E">
      <w:pPr>
        <w:pStyle w:val="ListParagraph"/>
        <w:numPr>
          <w:ilvl w:val="0"/>
          <w:numId w:val="1"/>
        </w:numPr>
        <w:ind w:firstLineChars="0"/>
        <w:rPr>
          <w:ins w:id="26" w:author="Shin Tai Chong" w:date="2020-04-10T20:38:00Z"/>
          <w:rFonts w:hint="eastAsia"/>
        </w:rPr>
      </w:pPr>
      <w:ins w:id="27" w:author="Shin Tai Chong" w:date="2020-04-10T20:38:00Z">
        <w:r>
          <w:rPr>
            <w:rFonts w:hint="eastAsia"/>
          </w:rPr>
          <w:t>人脑标本</w:t>
        </w:r>
      </w:ins>
      <w:ins w:id="28" w:author="Shin Tai Chong" w:date="2020-04-10T20:39:00Z">
        <w:r>
          <w:rPr>
            <w:rFonts w:hint="eastAsia"/>
          </w:rPr>
          <w:t>于CT及MRI进行结构影像扫描。</w:t>
        </w:r>
      </w:ins>
    </w:p>
    <w:p w14:paraId="1AE7C21C" w14:textId="60476DFF" w:rsidR="008C131E" w:rsidRDefault="008C131E" w:rsidP="008C131E">
      <w:pPr>
        <w:pStyle w:val="ListParagraph"/>
        <w:numPr>
          <w:ilvl w:val="0"/>
          <w:numId w:val="1"/>
        </w:numPr>
        <w:ind w:firstLineChars="0"/>
        <w:rPr>
          <w:ins w:id="29" w:author="Shin Tai Chong" w:date="2020-04-10T20:38:00Z"/>
          <w:rFonts w:hint="eastAsia"/>
        </w:rPr>
        <w:pPrChange w:id="30" w:author="Shin Tai Chong" w:date="2020-04-10T20:38:00Z">
          <w:pPr/>
        </w:pPrChange>
      </w:pPr>
      <w:ins w:id="31" w:author="Shin Tai Chong" w:date="2020-04-10T20:37:00Z">
        <w:r>
          <w:rPr>
            <w:rFonts w:hint="eastAsia"/>
          </w:rPr>
          <w:t>透过Klingler白质神经术解剖技术</w:t>
        </w:r>
      </w:ins>
      <w:ins w:id="32" w:author="Shin Tai Chong" w:date="2020-04-10T20:38:00Z">
        <w:r>
          <w:rPr>
            <w:rFonts w:hint="eastAsia"/>
          </w:rPr>
          <w:t>对特定神经纤维进行解剖</w:t>
        </w:r>
      </w:ins>
      <w:ins w:id="33" w:author="Shin Tai Chong" w:date="2020-04-10T20:39:00Z">
        <w:r>
          <w:rPr>
            <w:rFonts w:hint="eastAsia"/>
          </w:rPr>
          <w:t>，并</w:t>
        </w:r>
      </w:ins>
      <w:ins w:id="34" w:author="Shin Tai Chong" w:date="2020-04-10T20:40:00Z">
        <w:r>
          <w:rPr>
            <w:rFonts w:hint="eastAsia"/>
          </w:rPr>
          <w:t>於曝露纤维束表面以</w:t>
        </w:r>
        <w:r w:rsidR="00BB3611">
          <w:rPr>
            <w:rFonts w:hint="eastAsia"/>
          </w:rPr>
          <w:t>高密度铁粉以</w:t>
        </w:r>
      </w:ins>
      <w:ins w:id="35" w:author="Shin Tai Chong" w:date="2020-04-10T20:41:00Z">
        <w:r w:rsidR="00BB3611">
          <w:rPr>
            <w:rFonts w:hint="eastAsia"/>
          </w:rPr>
          <w:t>提高CT影像上对比。</w:t>
        </w:r>
      </w:ins>
    </w:p>
    <w:p w14:paraId="03800AA1" w14:textId="1CAF4EF6" w:rsidR="008C131E" w:rsidRDefault="00BB3611" w:rsidP="008C131E">
      <w:pPr>
        <w:pStyle w:val="ListParagraph"/>
        <w:numPr>
          <w:ilvl w:val="0"/>
          <w:numId w:val="1"/>
        </w:numPr>
        <w:ind w:firstLineChars="0"/>
        <w:rPr>
          <w:ins w:id="36" w:author="Shin Tai Chong" w:date="2020-04-10T20:42:00Z"/>
        </w:rPr>
      </w:pPr>
      <w:ins w:id="37" w:author="Shin Tai Chong" w:date="2020-04-10T20:42:00Z">
        <w:r>
          <w:rPr>
            <w:rFonts w:hint="eastAsia"/>
          </w:rPr>
          <w:t>透过标志点配准CT及MRI影像，并统一配准只标准空间（MNI）。</w:t>
        </w:r>
      </w:ins>
    </w:p>
    <w:p w14:paraId="0C74F828" w14:textId="37753ACC" w:rsidR="00BB3611" w:rsidRDefault="00BB3611" w:rsidP="008C131E">
      <w:pPr>
        <w:pStyle w:val="ListParagraph"/>
        <w:numPr>
          <w:ilvl w:val="0"/>
          <w:numId w:val="1"/>
        </w:numPr>
        <w:ind w:firstLineChars="0"/>
        <w:rPr>
          <w:ins w:id="38" w:author="Shin Tai Chong" w:date="2020-04-10T20:43:00Z"/>
        </w:rPr>
      </w:pPr>
      <w:ins w:id="39" w:author="Shin Tai Chong" w:date="2020-04-10T20:43:00Z">
        <w:r>
          <w:rPr>
            <w:rFonts w:hint="eastAsia"/>
          </w:rPr>
          <w:t>以BA模板截取神经纤维束之两端终点位置。</w:t>
        </w:r>
      </w:ins>
    </w:p>
    <w:p w14:paraId="275D8179" w14:textId="4D3D2487" w:rsidR="00BB3611" w:rsidRDefault="00BB3611" w:rsidP="008C131E">
      <w:pPr>
        <w:pStyle w:val="ListParagraph"/>
        <w:numPr>
          <w:ilvl w:val="0"/>
          <w:numId w:val="1"/>
        </w:numPr>
        <w:ind w:firstLineChars="0"/>
        <w:rPr>
          <w:ins w:id="40" w:author="Shin Tai Chong" w:date="2020-04-10T20:46:00Z"/>
        </w:rPr>
      </w:pPr>
      <w:ins w:id="41" w:author="Shin Tai Chong" w:date="2020-04-10T20:44:00Z">
        <w:r>
          <w:rPr>
            <w:rFonts w:hint="eastAsia"/>
          </w:rPr>
          <w:t>健康被试透过步骤5之ROI</w:t>
        </w:r>
      </w:ins>
      <w:ins w:id="42" w:author="Shin Tai Chong" w:date="2020-04-10T20:46:00Z">
        <w:r>
          <w:rPr>
            <w:rFonts w:hint="eastAsia"/>
          </w:rPr>
          <w:t>实用</w:t>
        </w:r>
      </w:ins>
      <w:ins w:id="43" w:author="Shin Tai Chong" w:date="2020-04-10T20:47:00Z">
        <w:r>
          <w:rPr>
            <w:rFonts w:hint="eastAsia"/>
          </w:rPr>
          <w:t>多重参数</w:t>
        </w:r>
      </w:ins>
      <w:ins w:id="44" w:author="Shin Tai Chong" w:date="2020-04-10T20:44:00Z">
        <w:r>
          <w:rPr>
            <w:rFonts w:hint="eastAsia"/>
          </w:rPr>
          <w:t>进行神经追踪，</w:t>
        </w:r>
      </w:ins>
      <w:ins w:id="45" w:author="Shin Tai Chong" w:date="2020-04-10T20:45:00Z">
        <w:r>
          <w:rPr>
            <w:rFonts w:hint="eastAsia"/>
          </w:rPr>
          <w:t>转化为机率图谱并配准</w:t>
        </w:r>
      </w:ins>
      <w:ins w:id="46" w:author="Shin Tai Chong" w:date="2020-04-10T20:46:00Z">
        <w:r>
          <w:rPr>
            <w:rFonts w:hint="eastAsia"/>
          </w:rPr>
          <w:t>至MNI空间。</w:t>
        </w:r>
      </w:ins>
    </w:p>
    <w:p w14:paraId="1525DA96" w14:textId="1A925DC2" w:rsidR="00BB3611" w:rsidDel="00BB3611" w:rsidRDefault="00BB3611" w:rsidP="00BB3611">
      <w:pPr>
        <w:pStyle w:val="ListParagraph"/>
        <w:numPr>
          <w:ilvl w:val="0"/>
          <w:numId w:val="1"/>
        </w:numPr>
        <w:ind w:firstLineChars="0"/>
        <w:rPr>
          <w:del w:id="47" w:author="Shin Tai Chong" w:date="2020-04-10T20:48:00Z"/>
        </w:rPr>
      </w:pPr>
      <w:ins w:id="48" w:author="Shin Tai Chong" w:date="2020-04-10T20:46:00Z">
        <w:r>
          <w:rPr>
            <w:rFonts w:hint="eastAsia"/>
          </w:rPr>
          <w:t>比较</w:t>
        </w:r>
      </w:ins>
      <w:ins w:id="49" w:author="Shin Tai Chong" w:date="2020-04-10T20:47:00Z">
        <w:r>
          <w:rPr>
            <w:rFonts w:hint="eastAsia"/>
          </w:rPr>
          <w:t>各追踪参数结果与解剖神经纤维</w:t>
        </w:r>
      </w:ins>
      <w:ins w:id="50" w:author="Shin Tai Chong" w:date="2020-04-10T20:48:00Z">
        <w:r>
          <w:rPr>
            <w:rFonts w:hint="eastAsia"/>
          </w:rPr>
          <w:t>之相似性。</w:t>
        </w:r>
      </w:ins>
    </w:p>
    <w:p w14:paraId="7C23946B" w14:textId="7C72ED8C" w:rsidR="00BB3611" w:rsidRDefault="00BB3611" w:rsidP="00BB3611">
      <w:pPr>
        <w:pStyle w:val="ListParagraph"/>
        <w:numPr>
          <w:ilvl w:val="0"/>
          <w:numId w:val="1"/>
        </w:numPr>
        <w:ind w:firstLineChars="0"/>
        <w:rPr>
          <w:ins w:id="51" w:author="Shin Tai Chong" w:date="2020-04-10T20:48:00Z"/>
          <w:rFonts w:hint="eastAsia"/>
        </w:rPr>
      </w:pPr>
    </w:p>
    <w:p w14:paraId="6670E1D0" w14:textId="428FBF62" w:rsidR="00BB3611" w:rsidRDefault="00BB3611" w:rsidP="00BB3611">
      <w:pPr>
        <w:pStyle w:val="ListParagraph"/>
        <w:numPr>
          <w:ilvl w:val="0"/>
          <w:numId w:val="1"/>
        </w:numPr>
        <w:ind w:firstLineChars="0"/>
        <w:rPr>
          <w:ins w:id="52" w:author="Shin Tai Chong" w:date="2020-04-10T20:48:00Z"/>
          <w:rFonts w:hint="eastAsia"/>
        </w:rPr>
        <w:pPrChange w:id="53" w:author="Shin Tai Chong" w:date="2020-04-10T20:48:00Z">
          <w:pPr/>
        </w:pPrChange>
      </w:pPr>
      <w:ins w:id="54" w:author="Shin Tai Chong" w:date="2020-04-10T20:48:00Z">
        <w:r>
          <w:rPr>
            <w:rFonts w:hint="eastAsia"/>
          </w:rPr>
          <w:t>下列结果以</w:t>
        </w:r>
      </w:ins>
      <w:ins w:id="55" w:author="Shin Tai Chong" w:date="2020-04-10T20:49:00Z">
        <w:r>
          <w:rPr>
            <w:rFonts w:hint="eastAsia"/>
          </w:rPr>
          <w:t>下额枕束（IFOF）为例表示。</w:t>
        </w:r>
      </w:ins>
    </w:p>
    <w:p w14:paraId="3420F704" w14:textId="1D50FB98" w:rsidR="00BB0375" w:rsidDel="00BB3611" w:rsidRDefault="00DE0682" w:rsidP="00BB3611">
      <w:pPr>
        <w:rPr>
          <w:del w:id="56" w:author="Shin Tai Chong" w:date="2020-04-10T20:48:00Z"/>
        </w:rPr>
      </w:pPr>
      <w:del w:id="57" w:author="Shin Tai Chong" w:date="2020-04-10T20:48:00Z">
        <w:r w:rsidDel="00BB3611">
          <w:rPr>
            <w:rFonts w:hint="eastAsia"/>
          </w:rPr>
          <w:delText>根据</w:delText>
        </w:r>
        <w:r w:rsidDel="00BB3611">
          <w:delText>Klinger</w:delText>
        </w:r>
        <w:r w:rsidDel="00BB3611">
          <w:rPr>
            <w:rFonts w:hint="eastAsia"/>
          </w:rPr>
          <w:delText>方法准备一个尸脑组织经MRI扫描，纤维束解剖</w:delText>
        </w:r>
        <w:r w:rsidR="00E336B8" w:rsidDel="00BB3611">
          <w:rPr>
            <w:rFonts w:hint="eastAsia"/>
          </w:rPr>
          <w:delText>暴露的神经束以铁粉示踪并经CT扫描</w:delText>
        </w:r>
      </w:del>
    </w:p>
    <w:p w14:paraId="46D0BC0D" w14:textId="50CB23A6" w:rsidR="00BB3611" w:rsidRDefault="00BB3611" w:rsidP="00BB3611">
      <w:pPr>
        <w:rPr>
          <w:ins w:id="58" w:author="Shin Tai Chong" w:date="2020-04-10T20:48:00Z"/>
        </w:rPr>
      </w:pPr>
    </w:p>
    <w:p w14:paraId="1C238AD9" w14:textId="77777777" w:rsidR="00BB3611" w:rsidRDefault="00BB3611" w:rsidP="00BB3611">
      <w:pPr>
        <w:rPr>
          <w:ins w:id="59" w:author="Shin Tai Chong" w:date="2020-04-10T20:48:00Z"/>
          <w:rFonts w:hint="eastAsia"/>
        </w:rPr>
        <w:pPrChange w:id="60" w:author="Shin Tai Chong" w:date="2020-04-10T20:48:00Z">
          <w:pPr>
            <w:pStyle w:val="ListParagraph"/>
            <w:numPr>
              <w:numId w:val="1"/>
            </w:numPr>
            <w:ind w:left="360" w:firstLineChars="0" w:hanging="360"/>
          </w:pPr>
        </w:pPrChange>
      </w:pPr>
    </w:p>
    <w:p w14:paraId="196C591A" w14:textId="5718D8F8" w:rsidR="00E336B8" w:rsidDel="00BB3611" w:rsidRDefault="00E336B8" w:rsidP="00BB3611">
      <w:pPr>
        <w:rPr>
          <w:del w:id="61" w:author="Shin Tai Chong" w:date="2020-04-10T20:48:00Z"/>
        </w:rPr>
        <w:pPrChange w:id="62" w:author="Shin Tai Chong" w:date="2020-04-10T20:48:00Z">
          <w:pPr>
            <w:pStyle w:val="ListParagraph"/>
            <w:numPr>
              <w:numId w:val="1"/>
            </w:numPr>
            <w:ind w:left="360" w:firstLineChars="0" w:hanging="360"/>
          </w:pPr>
        </w:pPrChange>
      </w:pPr>
      <w:del w:id="63" w:author="Shin Tai Chong" w:date="2020-04-10T20:48:00Z">
        <w:r w:rsidDel="00BB3611">
          <w:rPr>
            <w:rFonts w:hint="eastAsia"/>
          </w:rPr>
          <w:delText>暴露的纤维束以</w:delText>
        </w:r>
        <w:r w:rsidR="0079261A" w:rsidDel="00BB3611">
          <w:rPr>
            <w:rFonts w:hint="eastAsia"/>
          </w:rPr>
          <w:delText>CT扫描提取并且以T1W</w:delText>
        </w:r>
        <w:r w:rsidR="0079261A" w:rsidDel="00BB3611">
          <w:delText>1</w:delText>
        </w:r>
        <w:r w:rsidR="0079261A" w:rsidDel="00BB3611">
          <w:rPr>
            <w:rFonts w:hint="eastAsia"/>
          </w:rPr>
          <w:delText>示踪（3D</w:delText>
        </w:r>
        <w:r w:rsidR="0079261A" w:rsidDel="00BB3611">
          <w:delText xml:space="preserve"> </w:delText>
        </w:r>
        <w:r w:rsidR="0079261A" w:rsidDel="00BB3611">
          <w:rPr>
            <w:rFonts w:hint="eastAsia"/>
          </w:rPr>
          <w:delText>slicer），并登记在MNI</w:delText>
        </w:r>
        <w:r w:rsidR="00F47755" w:rsidDel="00BB3611">
          <w:rPr>
            <w:rFonts w:hint="eastAsia"/>
          </w:rPr>
          <w:delText>空间</w:delText>
        </w:r>
      </w:del>
    </w:p>
    <w:p w14:paraId="429529BC" w14:textId="33A3218B" w:rsidR="0079261A" w:rsidDel="00BB3611" w:rsidRDefault="0079261A" w:rsidP="00BB3611">
      <w:pPr>
        <w:rPr>
          <w:del w:id="64" w:author="Shin Tai Chong" w:date="2020-04-10T20:48:00Z"/>
        </w:rPr>
        <w:pPrChange w:id="65" w:author="Shin Tai Chong" w:date="2020-04-10T20:48:00Z">
          <w:pPr>
            <w:pStyle w:val="ListParagraph"/>
            <w:numPr>
              <w:numId w:val="1"/>
            </w:numPr>
            <w:ind w:left="360" w:firstLineChars="0" w:hanging="360"/>
          </w:pPr>
        </w:pPrChange>
      </w:pPr>
      <w:del w:id="66" w:author="Shin Tai Chong" w:date="2020-04-10T20:48:00Z">
        <w:r w:rsidDel="00BB3611">
          <w:rPr>
            <w:rFonts w:hint="eastAsia"/>
          </w:rPr>
          <w:delText>对照组5位健康老年志愿者经MRI扫描</w:delText>
        </w:r>
        <w:r w:rsidR="00657B16" w:rsidDel="00BB3611">
          <w:rPr>
            <w:rFonts w:hint="eastAsia"/>
          </w:rPr>
          <w:delText>（T1WI和DWI）</w:delText>
        </w:r>
        <w:r w:rsidR="00F47755" w:rsidDel="00BB3611">
          <w:rPr>
            <w:rFonts w:hint="eastAsia"/>
          </w:rPr>
          <w:delText>，纤维追踪的区域由与在BA模板的解剖神经纤维关联的皮层区间来确定</w:delText>
        </w:r>
        <w:r w:rsidR="0015075F" w:rsidDel="00BB3611">
          <w:rPr>
            <w:rFonts w:hint="eastAsia"/>
          </w:rPr>
          <w:delText>。跟踪概率映射记录在MNI空间</w:delText>
        </w:r>
      </w:del>
    </w:p>
    <w:p w14:paraId="51E6EFA2" w14:textId="005797B2" w:rsidR="009D42BC" w:rsidDel="00BB3611" w:rsidRDefault="00AB5FBC" w:rsidP="00BB3611">
      <w:pPr>
        <w:rPr>
          <w:del w:id="67" w:author="Shin Tai Chong" w:date="2020-04-10T20:48:00Z"/>
        </w:rPr>
        <w:pPrChange w:id="68" w:author="Shin Tai Chong" w:date="2020-04-10T20:48:00Z">
          <w:pPr>
            <w:pStyle w:val="ListParagraph"/>
            <w:numPr>
              <w:numId w:val="1"/>
            </w:numPr>
            <w:ind w:left="360" w:firstLineChars="0" w:hanging="360"/>
          </w:pPr>
        </w:pPrChange>
      </w:pPr>
      <w:del w:id="69" w:author="Shin Tai Chong" w:date="2020-04-10T20:48:00Z">
        <w:r w:rsidDel="00BB3611">
          <w:rPr>
            <w:rFonts w:hint="eastAsia"/>
          </w:rPr>
          <w:delText>两种标记比较正常人与在JHU模块的解剖神经束，包括重叠曲线和检测部位的准确率的区域</w:delText>
        </w:r>
      </w:del>
    </w:p>
    <w:p w14:paraId="65E510F5" w14:textId="77777777" w:rsidR="00F96B3F" w:rsidRDefault="006608B7" w:rsidP="00BB3611">
      <w:r>
        <w:rPr>
          <w:rFonts w:hint="eastAsia"/>
        </w:rPr>
        <w:t>结果：</w:t>
      </w:r>
    </w:p>
    <w:p w14:paraId="4D0578C9" w14:textId="29DA146D" w:rsidR="006608B7" w:rsidDel="00BB3611" w:rsidRDefault="006608B7" w:rsidP="00BB3611">
      <w:pPr>
        <w:rPr>
          <w:del w:id="70" w:author="Shin Tai Chong" w:date="2020-04-10T20:50:00Z"/>
        </w:rPr>
      </w:pPr>
      <w:del w:id="71" w:author="Shin Tai Chong" w:date="2020-04-10T20:50:00Z">
        <w:r w:rsidDel="00BB3611">
          <w:rPr>
            <w:rFonts w:hint="eastAsia"/>
          </w:rPr>
          <w:delText>IFOF作为报告样板，连接皮质区域可见于BA18</w:delText>
        </w:r>
        <w:r w:rsidDel="00BB3611">
          <w:delText xml:space="preserve"> </w:delText>
        </w:r>
        <w:r w:rsidDel="00BB3611">
          <w:rPr>
            <w:rFonts w:hint="eastAsia"/>
          </w:rPr>
          <w:delText>、1</w:delText>
        </w:r>
        <w:r w:rsidDel="00BB3611">
          <w:delText xml:space="preserve">9 </w:delText>
        </w:r>
        <w:r w:rsidDel="00BB3611">
          <w:rPr>
            <w:rFonts w:hint="eastAsia"/>
          </w:rPr>
          <w:delText>一端和另一端B45、4</w:delText>
        </w:r>
        <w:r w:rsidDel="00BB3611">
          <w:delText>6</w:delText>
        </w:r>
        <w:r w:rsidDel="00BB3611">
          <w:rPr>
            <w:rFonts w:hint="eastAsia"/>
          </w:rPr>
          <w:delText>、4</w:delText>
        </w:r>
        <w:r w:rsidDel="00BB3611">
          <w:delText>7</w:delText>
        </w:r>
      </w:del>
    </w:p>
    <w:p w14:paraId="2E4E535E" w14:textId="153E22CB" w:rsidR="00BB3611" w:rsidRDefault="00BB3611" w:rsidP="00BB3611">
      <w:pPr>
        <w:rPr>
          <w:ins w:id="72" w:author="Shin Tai Chong" w:date="2020-04-10T20:50:00Z"/>
          <w:rFonts w:hint="eastAsia"/>
        </w:rPr>
        <w:pPrChange w:id="73" w:author="Shin Tai Chong" w:date="2020-04-10T20:50:00Z">
          <w:pPr>
            <w:pStyle w:val="ListParagraph"/>
            <w:numPr>
              <w:numId w:val="2"/>
            </w:numPr>
            <w:ind w:left="720" w:firstLineChars="0" w:hanging="720"/>
          </w:pPr>
        </w:pPrChange>
      </w:pPr>
      <w:ins w:id="74" w:author="Shin Tai Chong" w:date="2020-04-10T20:50:00Z">
        <w:r>
          <w:rPr>
            <w:rFonts w:hint="eastAsia"/>
          </w:rPr>
          <w:t>透过各神经追踪结果与人脑标本神经解剖进行比较</w:t>
        </w:r>
        <w:r w:rsidR="009A6C52">
          <w:rPr>
            <w:rFonts w:hint="eastAsia"/>
          </w:rPr>
          <w:t>，</w:t>
        </w:r>
      </w:ins>
      <w:ins w:id="75" w:author="Shin Tai Chong" w:date="2020-04-10T20:51:00Z">
        <w:r w:rsidR="009A6C52">
          <w:rPr>
            <w:rFonts w:hint="eastAsia"/>
          </w:rPr>
          <w:t>IFOF神经纤维束最合适</w:t>
        </w:r>
      </w:ins>
      <w:ins w:id="76" w:author="Shin Tai Chong" w:date="2020-04-10T20:52:00Z">
        <w:r w:rsidR="009A6C52">
          <w:rPr>
            <w:rFonts w:hint="eastAsia"/>
          </w:rPr>
          <w:t>追踪参数为FA</w:t>
        </w:r>
        <w:r w:rsidR="009A6C52">
          <w:t>=0.25</w:t>
        </w:r>
        <w:r w:rsidR="009A6C52">
          <w:rPr>
            <w:rFonts w:hint="eastAsia"/>
          </w:rPr>
          <w:t>，转折角度为=</w:t>
        </w:r>
        <w:r w:rsidR="009A6C52">
          <w:t>50˚</w:t>
        </w:r>
        <w:r w:rsidR="009A6C52">
          <w:rPr>
            <w:rFonts w:hint="eastAsia"/>
          </w:rPr>
          <w:t>。</w:t>
        </w:r>
      </w:ins>
    </w:p>
    <w:p w14:paraId="69907E17" w14:textId="5A7E7FA3" w:rsidR="00F96B3F" w:rsidDel="00BB3611" w:rsidRDefault="00F96B3F" w:rsidP="00BB3611">
      <w:pPr>
        <w:rPr>
          <w:del w:id="77" w:author="Shin Tai Chong" w:date="2020-04-10T20:50:00Z"/>
        </w:rPr>
        <w:pPrChange w:id="78" w:author="Shin Tai Chong" w:date="2020-04-10T20:50:00Z">
          <w:pPr>
            <w:pStyle w:val="ListParagraph"/>
            <w:numPr>
              <w:numId w:val="2"/>
            </w:numPr>
            <w:ind w:left="720" w:firstLineChars="0" w:hanging="720"/>
          </w:pPr>
        </w:pPrChange>
      </w:pPr>
      <w:del w:id="79" w:author="Shin Tai Chong" w:date="2020-04-10T20:50:00Z">
        <w:r w:rsidDel="00BB3611">
          <w:rPr>
            <w:rFonts w:hint="eastAsia"/>
          </w:rPr>
          <w:delText>不同纤维示踪数据显示a</w:delText>
        </w:r>
        <w:r w:rsidDel="00BB3611">
          <w:delText>Overlap=0.0268</w:delText>
        </w:r>
        <w:r w:rsidDel="00BB3611">
          <w:rPr>
            <w:rFonts w:hint="eastAsia"/>
          </w:rPr>
          <w:delText>±0</w:delText>
        </w:r>
        <w:r w:rsidDel="00BB3611">
          <w:delText>.0086 ; aAccuracy=0.2896</w:delText>
        </w:r>
        <w:r w:rsidDel="00BB3611">
          <w:rPr>
            <w:rFonts w:hint="eastAsia"/>
          </w:rPr>
          <w:delText>±</w:delText>
        </w:r>
        <w:r w:rsidDel="00BB3611">
          <w:delText>0.0464</w:delText>
        </w:r>
        <w:r w:rsidDel="00BB3611">
          <w:rPr>
            <w:rFonts w:hint="eastAsia"/>
          </w:rPr>
          <w:delText>具有高度相似性</w:delText>
        </w:r>
      </w:del>
    </w:p>
    <w:p w14:paraId="2C719940" w14:textId="77777777" w:rsidR="00AB5FBC" w:rsidRPr="00AB5FBC" w:rsidRDefault="00AB5FBC" w:rsidP="00BB3611">
      <w:pPr>
        <w:pPrChange w:id="80" w:author="Shin Tai Chong" w:date="2020-04-10T20:50:00Z">
          <w:pPr>
            <w:pStyle w:val="ListParagraph"/>
            <w:ind w:left="360" w:firstLineChars="0" w:firstLine="0"/>
          </w:pPr>
        </w:pPrChange>
      </w:pPr>
    </w:p>
    <w:p w14:paraId="4E418E97" w14:textId="77777777" w:rsidR="009A6C52" w:rsidRDefault="009D42BC" w:rsidP="0066695A">
      <w:pPr>
        <w:rPr>
          <w:ins w:id="81" w:author="Shin Tai Chong" w:date="2020-04-10T20:53:00Z"/>
        </w:rPr>
      </w:pPr>
      <w:r w:rsidRPr="00AB5FBC">
        <w:rPr>
          <w:rFonts w:hint="eastAsia"/>
        </w:rPr>
        <w:t>结论：</w:t>
      </w:r>
      <w:bookmarkStart w:id="82" w:name="_GoBack"/>
      <w:bookmarkEnd w:id="82"/>
    </w:p>
    <w:p w14:paraId="0A197664" w14:textId="1E8131AE" w:rsidR="0066695A" w:rsidRPr="00AB5FBC" w:rsidRDefault="009A6C52" w:rsidP="009A6C52">
      <w:ins w:id="83" w:author="Shin Tai Chong" w:date="2020-04-10T20:53:00Z">
        <w:r>
          <w:rPr>
            <w:rFonts w:hint="eastAsia"/>
          </w:rPr>
          <w:t>本研究透过人脑白质神经解剖与</w:t>
        </w:r>
      </w:ins>
      <w:ins w:id="84" w:author="Shin Tai Chong" w:date="2020-04-10T20:54:00Z">
        <w:r>
          <w:rPr>
            <w:rFonts w:hint="eastAsia"/>
          </w:rPr>
          <w:t>各追踪参数进行比较，发现各神经</w:t>
        </w:r>
      </w:ins>
      <w:ins w:id="85" w:author="Shin Tai Chong" w:date="2020-04-10T20:55:00Z">
        <w:r>
          <w:rPr>
            <w:rFonts w:hint="eastAsia"/>
          </w:rPr>
          <w:t>纤维束皆有独有特性</w:t>
        </w:r>
      </w:ins>
      <w:ins w:id="86" w:author="Shin Tai Chong" w:date="2020-04-10T20:56:00Z">
        <w:r>
          <w:rPr>
            <w:rFonts w:hint="eastAsia"/>
          </w:rPr>
          <w:t>，</w:t>
        </w:r>
      </w:ins>
      <w:ins w:id="87" w:author="Shin Tai Chong" w:date="2020-04-10T20:55:00Z">
        <w:r>
          <w:rPr>
            <w:rFonts w:hint="eastAsia"/>
          </w:rPr>
          <w:t>在进行神经重建同时需搭配不同的追踪参数以</w:t>
        </w:r>
      </w:ins>
      <w:ins w:id="88" w:author="Shin Tai Chong" w:date="2020-04-10T20:56:00Z">
        <w:r>
          <w:rPr>
            <w:rFonts w:hint="eastAsia"/>
          </w:rPr>
          <w:t>避免低估、高估其神经走向。此技术</w:t>
        </w:r>
      </w:ins>
      <w:del w:id="89" w:author="Shin Tai Chong" w:date="2020-04-10T20:56:00Z">
        <w:r w:rsidR="00BB0375" w:rsidRPr="00AB5FBC" w:rsidDel="009A6C52">
          <w:rPr>
            <w:rFonts w:hint="eastAsia"/>
          </w:rPr>
          <w:delText>本研究采用脑白质解剖</w:delText>
        </w:r>
        <w:r w:rsidR="00AB5FBC" w:rsidDel="009A6C52">
          <w:rPr>
            <w:rFonts w:hint="eastAsia"/>
          </w:rPr>
          <w:delText>与</w:delText>
        </w:r>
        <w:r w:rsidR="00BB0375" w:rsidRPr="00AB5FBC" w:rsidDel="009A6C52">
          <w:rPr>
            <w:rFonts w:hint="eastAsia"/>
          </w:rPr>
          <w:delText>影像技术</w:delText>
        </w:r>
        <w:r w:rsidR="00AB5FBC" w:rsidDel="009A6C52">
          <w:rPr>
            <w:rFonts w:hint="eastAsia"/>
          </w:rPr>
          <w:delText>相结合技术</w:delText>
        </w:r>
        <w:r w:rsidR="00BB0375" w:rsidRPr="00AB5FBC" w:rsidDel="009A6C52">
          <w:rPr>
            <w:rFonts w:hint="eastAsia"/>
          </w:rPr>
          <w:delText>，</w:delText>
        </w:r>
      </w:del>
      <w:r w:rsidR="00BB0375" w:rsidRPr="00AB5FBC">
        <w:rPr>
          <w:rFonts w:hint="eastAsia"/>
        </w:rPr>
        <w:t>验证了</w:t>
      </w:r>
      <w:r w:rsidR="009D42BC" w:rsidRPr="00AB5FBC">
        <w:rPr>
          <w:rFonts w:hint="eastAsia"/>
        </w:rPr>
        <w:t>弥散</w:t>
      </w:r>
      <w:r w:rsidR="00BB0375" w:rsidRPr="00AB5FBC">
        <w:rPr>
          <w:rFonts w:hint="eastAsia"/>
        </w:rPr>
        <w:t>纤维</w:t>
      </w:r>
      <w:r w:rsidR="009D42BC" w:rsidRPr="00AB5FBC">
        <w:rPr>
          <w:rFonts w:hint="eastAsia"/>
        </w:rPr>
        <w:t>示踪</w:t>
      </w:r>
      <w:r w:rsidR="00BB0375" w:rsidRPr="00AB5FBC">
        <w:rPr>
          <w:rFonts w:hint="eastAsia"/>
        </w:rPr>
        <w:t>技术在</w:t>
      </w:r>
      <w:r w:rsidR="002F6DA2">
        <w:rPr>
          <w:rFonts w:hint="eastAsia"/>
        </w:rPr>
        <w:t>绘制</w:t>
      </w:r>
      <w:r w:rsidR="00BB0375" w:rsidRPr="00AB5FBC">
        <w:rPr>
          <w:rFonts w:hint="eastAsia"/>
        </w:rPr>
        <w:t>人脑</w:t>
      </w:r>
      <w:r w:rsidR="00260905" w:rsidRPr="00AB5FBC">
        <w:rPr>
          <w:rFonts w:hint="eastAsia"/>
        </w:rPr>
        <w:t>神</w:t>
      </w:r>
      <w:r w:rsidR="002F6DA2">
        <w:rPr>
          <w:rFonts w:hint="eastAsia"/>
        </w:rPr>
        <w:t>经束走向的精准度，</w:t>
      </w:r>
      <w:del w:id="90" w:author="Shin Tai Chong" w:date="2020-04-10T20:56:00Z">
        <w:r w:rsidR="002F6DA2" w:rsidDel="009A6C52">
          <w:rPr>
            <w:rFonts w:hint="eastAsia"/>
          </w:rPr>
          <w:delText>此项技术</w:delText>
        </w:r>
      </w:del>
      <w:r w:rsidR="002F6DA2">
        <w:rPr>
          <w:rFonts w:hint="eastAsia"/>
        </w:rPr>
        <w:t>可作为其他人脑中枢神经纤维束追踪的金标准，为未来实现精准的神经手术术前规划</w:t>
      </w:r>
      <w:r w:rsidR="006608B7">
        <w:rPr>
          <w:rFonts w:hint="eastAsia"/>
        </w:rPr>
        <w:t>提供可能性</w:t>
      </w:r>
      <w:ins w:id="91" w:author="Shin Tai Chong" w:date="2020-04-10T20:57:00Z">
        <w:r>
          <w:rPr>
            <w:rFonts w:hint="eastAsia"/>
          </w:rPr>
          <w:t>。</w:t>
        </w:r>
      </w:ins>
    </w:p>
    <w:p w14:paraId="74515913" w14:textId="4BF84A76" w:rsidR="0066695A" w:rsidRDefault="002B3E02" w:rsidP="002B3E02">
      <w:pPr>
        <w:rPr>
          <w:b/>
          <w:bCs/>
          <w:sz w:val="28"/>
          <w:szCs w:val="32"/>
        </w:rPr>
      </w:pPr>
      <w:r w:rsidRPr="002B3E02">
        <w:rPr>
          <w:noProof/>
        </w:rPr>
        <w:lastRenderedPageBreak/>
        <w:drawing>
          <wp:inline distT="0" distB="0" distL="0" distR="0" wp14:anchorId="38F41761" wp14:editId="5AE917BA">
            <wp:extent cx="5274310" cy="7457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7457440"/>
                    </a:xfrm>
                    <a:prstGeom prst="rect">
                      <a:avLst/>
                    </a:prstGeom>
                  </pic:spPr>
                </pic:pic>
              </a:graphicData>
            </a:graphic>
          </wp:inline>
        </w:drawing>
      </w:r>
    </w:p>
    <w:p w14:paraId="7028BC60" w14:textId="77777777" w:rsidR="0073183F" w:rsidRDefault="0073183F"/>
    <w:p w14:paraId="35F89306" w14:textId="5D49DA13" w:rsidR="009013E1" w:rsidRDefault="009013E1"/>
    <w:sectPr w:rsidR="009013E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753221"/>
    <w:multiLevelType w:val="hybridMultilevel"/>
    <w:tmpl w:val="1A9A0CB0"/>
    <w:lvl w:ilvl="0" w:tplc="9656F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F247E06"/>
    <w:multiLevelType w:val="hybridMultilevel"/>
    <w:tmpl w:val="AB22B818"/>
    <w:lvl w:ilvl="0" w:tplc="490832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in Tai Chong">
    <w15:presenceInfo w15:providerId="Windows Live" w15:userId="1dd8e1986297da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83F"/>
    <w:rsid w:val="00010EE5"/>
    <w:rsid w:val="0015075F"/>
    <w:rsid w:val="00167B11"/>
    <w:rsid w:val="001D72AC"/>
    <w:rsid w:val="00260905"/>
    <w:rsid w:val="00282D49"/>
    <w:rsid w:val="002B3E02"/>
    <w:rsid w:val="002F6DA2"/>
    <w:rsid w:val="00587DA0"/>
    <w:rsid w:val="00657B16"/>
    <w:rsid w:val="006608B7"/>
    <w:rsid w:val="0066695A"/>
    <w:rsid w:val="0073183F"/>
    <w:rsid w:val="0079261A"/>
    <w:rsid w:val="008C131E"/>
    <w:rsid w:val="009013E1"/>
    <w:rsid w:val="009A6C52"/>
    <w:rsid w:val="009D42BC"/>
    <w:rsid w:val="00A67A73"/>
    <w:rsid w:val="00A74F70"/>
    <w:rsid w:val="00AB5FBC"/>
    <w:rsid w:val="00B54518"/>
    <w:rsid w:val="00BB0375"/>
    <w:rsid w:val="00BB3611"/>
    <w:rsid w:val="00BD7B65"/>
    <w:rsid w:val="00DE0682"/>
    <w:rsid w:val="00E336B8"/>
    <w:rsid w:val="00E5431F"/>
    <w:rsid w:val="00F46ABA"/>
    <w:rsid w:val="00F47755"/>
    <w:rsid w:val="00F96B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59D3"/>
  <w15:chartTrackingRefBased/>
  <w15:docId w15:val="{AB018B70-D91C-47B7-A204-440B70A3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6B8"/>
    <w:pPr>
      <w:ind w:firstLineChars="200" w:firstLine="420"/>
    </w:pPr>
  </w:style>
  <w:style w:type="paragraph" w:styleId="BalloonText">
    <w:name w:val="Balloon Text"/>
    <w:basedOn w:val="Normal"/>
    <w:link w:val="BalloonTextChar"/>
    <w:uiPriority w:val="99"/>
    <w:semiHidden/>
    <w:unhideWhenUsed/>
    <w:rsid w:val="00A74F7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4F7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183</Words>
  <Characters>1049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dc:creator>
  <cp:keywords/>
  <dc:description/>
  <cp:lastModifiedBy>Shin Tai Chong</cp:lastModifiedBy>
  <cp:revision>2</cp:revision>
  <dcterms:created xsi:type="dcterms:W3CDTF">2020-04-10T12:57:00Z</dcterms:created>
  <dcterms:modified xsi:type="dcterms:W3CDTF">2020-04-10T12:57:00Z</dcterms:modified>
</cp:coreProperties>
</file>